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EEBD6" w14:textId="77777777" w:rsidR="005361B5" w:rsidRDefault="005E5381" w:rsidP="005E5381">
      <w:pPr>
        <w:pStyle w:val="a3"/>
        <w:rPr>
          <w:ins w:id="0" w:author="studentcoll" w:date="2026-09-30T14:17:00Z"/>
        </w:rPr>
      </w:pPr>
      <w:r>
        <w:t>Самостоятельная работа по архитектуре аппаратных средств</w:t>
      </w:r>
      <w:r>
        <w:br/>
      </w:r>
      <w:r>
        <w:br/>
      </w:r>
      <w:ins w:id="1" w:author="studentcoll" w:date="2026-09-30T13:28:00Z">
        <w:r w:rsidR="00E95E85">
          <w:t>Сдобников Андрей, РПО 2</w:t>
        </w:r>
      </w:ins>
    </w:p>
    <w:p w14:paraId="3C6615FC" w14:textId="2D71C0D1" w:rsidR="00E95E85" w:rsidRDefault="005E5381" w:rsidP="005E5381">
      <w:pPr>
        <w:pStyle w:val="a3"/>
        <w:rPr>
          <w:ins w:id="2" w:author="studentcoll" w:date="2026-09-30T13:31:00Z"/>
        </w:rPr>
      </w:pPr>
      <w:del w:id="3" w:author="studentcoll" w:date="2026-09-30T13:28:00Z">
        <w:r w:rsidDel="00E95E85">
          <w:delText>---</w:delText>
        </w:r>
      </w:del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E95E85">
        <w:rPr>
          <w:b/>
          <w:bCs/>
          <w:rPrChange w:id="4" w:author="studentcoll" w:date="2026-09-30T13:29:00Z">
            <w:rPr/>
          </w:rPrChange>
        </w:rPr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E95E85">
        <w:rPr>
          <w:b/>
          <w:bCs/>
          <w:rPrChange w:id="5" w:author="studentcoll" w:date="2026-09-30T13:30:00Z">
            <w:rPr/>
          </w:rPrChange>
        </w:rPr>
        <w:t>3. АЛУ</w:t>
      </w:r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</w:r>
      <w:r w:rsidRPr="00E95E85">
        <w:rPr>
          <w:b/>
          <w:bCs/>
          <w:rPrChange w:id="6" w:author="studentcoll" w:date="2026-09-30T13:30:00Z">
            <w:rPr/>
          </w:rPrChange>
        </w:rPr>
        <w:t>2. ОЗУ и ПЗУ</w:t>
      </w:r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E95E85">
        <w:rPr>
          <w:b/>
          <w:bCs/>
          <w:rPrChange w:id="7" w:author="studentcoll" w:date="2026-09-30T13:30:00Z">
            <w:rPr/>
          </w:rPrChange>
        </w:rPr>
        <w:t>2. В двоичной</w:t>
      </w:r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</w:r>
      <w:r w:rsidRPr="00E95E85">
        <w:rPr>
          <w:b/>
          <w:bCs/>
          <w:rPrChange w:id="8" w:author="studentcoll" w:date="2026-09-30T13:30:00Z">
            <w:rPr/>
          </w:rPrChange>
        </w:rPr>
        <w:t>2. 45</w:t>
      </w:r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E95E85">
        <w:rPr>
          <w:b/>
          <w:bCs/>
          <w:rPrChange w:id="9" w:author="studentcoll" w:date="2026-09-30T13:35:00Z">
            <w:rPr/>
          </w:rPrChange>
        </w:rPr>
        <w:t>2. И</w:t>
      </w:r>
      <w:r>
        <w:br/>
        <w:t>3. НЕ</w:t>
      </w:r>
      <w:r>
        <w:br/>
        <w:t>4. Исключающее ИЛИ</w:t>
      </w:r>
      <w:r>
        <w:br/>
      </w:r>
    </w:p>
    <w:p w14:paraId="236691F8" w14:textId="77777777" w:rsidR="00E95E85" w:rsidRDefault="00E95E85" w:rsidP="005E5381">
      <w:pPr>
        <w:pStyle w:val="a3"/>
        <w:rPr>
          <w:ins w:id="10" w:author="studentcoll" w:date="2026-09-30T13:31:00Z"/>
        </w:rPr>
      </w:pPr>
    </w:p>
    <w:p w14:paraId="04B28A84" w14:textId="59A4D404" w:rsidR="005E5381" w:rsidRDefault="005E5381" w:rsidP="005E5381">
      <w:pPr>
        <w:pStyle w:val="a3"/>
      </w:pPr>
      <w:del w:id="11" w:author="studentcoll" w:date="2026-09-30T13:32:00Z">
        <w:r w:rsidDel="00E95E85">
          <w:br/>
        </w:r>
      </w:del>
      <w:r>
        <w:t xml:space="preserve">А7. Результат операции 1 И </w:t>
      </w:r>
      <w:proofErr w:type="gramStart"/>
      <w:r>
        <w:t>0</w:t>
      </w:r>
      <w:proofErr w:type="gramEnd"/>
      <w:r>
        <w:t xml:space="preserve"> И 1 равен:</w:t>
      </w:r>
      <w:r>
        <w:br/>
      </w:r>
      <w:r>
        <w:br/>
        <w:t>1. 1</w:t>
      </w:r>
      <w:r>
        <w:br/>
      </w:r>
      <w:r w:rsidRPr="00E95E85">
        <w:rPr>
          <w:b/>
          <w:bCs/>
          <w:rPrChange w:id="12" w:author="studentcoll" w:date="2026-09-30T13:35:00Z">
            <w:rPr/>
          </w:rPrChange>
        </w:rPr>
        <w:t>2. 0</w:t>
      </w:r>
      <w:r>
        <w:br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</w:r>
      <w:r w:rsidRPr="00E95E85">
        <w:rPr>
          <w:b/>
          <w:bCs/>
          <w:rPrChange w:id="13" w:author="studentcoll" w:date="2026-09-30T13:35:00Z">
            <w:rPr/>
          </w:rPrChange>
        </w:rPr>
        <w:t>1. 2 входа, 2 выхода</w:t>
      </w:r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</w:r>
      <w:r w:rsidRPr="00E95E85">
        <w:rPr>
          <w:b/>
          <w:bCs/>
          <w:rPrChange w:id="14" w:author="studentcoll" w:date="2026-09-30T13:35:00Z">
            <w:rPr/>
          </w:rPrChange>
        </w:rPr>
        <w:t>1. S=0, P=1</w:t>
      </w:r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E95E85">
        <w:rPr>
          <w:b/>
          <w:bCs/>
          <w:rPrChange w:id="15" w:author="studentcoll" w:date="2026-09-30T13:35:00Z">
            <w:rPr/>
          </w:rPrChange>
        </w:rPr>
        <w:t>3. Устройство управления (УУ)</w:t>
      </w:r>
      <w:r>
        <w:br/>
        <w:t>4. Кэш-память</w:t>
      </w:r>
      <w:r>
        <w:br/>
      </w:r>
    </w:p>
    <w:p w14:paraId="5EFA9341" w14:textId="558C54B9" w:rsidR="002D60B9" w:rsidRDefault="005E5381" w:rsidP="005E5381">
      <w:pPr>
        <w:pStyle w:val="a3"/>
        <w:rPr>
          <w:ins w:id="16" w:author="studentcoll" w:date="2026-09-30T13:36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ins w:id="17" w:author="studentcoll" w:date="2026-09-30T13:36:00Z">
        <w:r w:rsidR="00E95E85">
          <w:br/>
          <w:t xml:space="preserve">Двоичная </w:t>
        </w:r>
      </w:ins>
      <w:ins w:id="18" w:author="studentcoll" w:date="2026-09-30T13:40:00Z">
        <w:r w:rsidR="002D60B9">
          <w:t>1001110</w:t>
        </w:r>
      </w:ins>
      <w:ins w:id="19" w:author="studentcoll" w:date="2026-09-30T13:41:00Z">
        <w:r w:rsidR="002D60B9">
          <w:t>0</w:t>
        </w:r>
      </w:ins>
      <w:ins w:id="20" w:author="studentcoll" w:date="2026-09-30T13:36:00Z">
        <w:r w:rsidR="002D60B9">
          <w:br/>
        </w:r>
      </w:ins>
      <w:ins w:id="21" w:author="studentcoll" w:date="2026-09-30T13:37:00Z">
        <w:r w:rsidR="002D60B9">
          <w:t>В</w:t>
        </w:r>
      </w:ins>
      <w:ins w:id="22" w:author="studentcoll" w:date="2026-09-30T13:36:00Z">
        <w:r w:rsidR="002D60B9">
          <w:t xml:space="preserve">осьмеричная </w:t>
        </w:r>
      </w:ins>
      <w:ins w:id="23" w:author="studentcoll" w:date="2026-09-30T13:41:00Z">
        <w:r w:rsidR="002D60B9">
          <w:t>234</w:t>
        </w:r>
      </w:ins>
      <w:ins w:id="24" w:author="studentcoll" w:date="2026-09-30T13:36:00Z">
        <w:r w:rsidR="002D60B9">
          <w:br/>
        </w:r>
      </w:ins>
      <w:ins w:id="25" w:author="studentcoll" w:date="2026-09-30T13:37:00Z">
        <w:r w:rsidR="002D60B9">
          <w:t>Ш</w:t>
        </w:r>
      </w:ins>
      <w:ins w:id="26" w:author="studentcoll" w:date="2026-09-30T13:36:00Z">
        <w:r w:rsidR="002D60B9">
          <w:t xml:space="preserve">естнадцатеричная </w:t>
        </w:r>
      </w:ins>
      <w:ins w:id="27" w:author="studentcoll" w:date="2026-09-30T13:41:00Z">
        <w:r w:rsidR="002D60B9">
          <w:t>9С</w:t>
        </w:r>
      </w:ins>
    </w:p>
    <w:p w14:paraId="5B5A6396" w14:textId="77777777" w:rsidR="002D60B9" w:rsidRDefault="005E5381" w:rsidP="005E5381">
      <w:pPr>
        <w:pStyle w:val="a3"/>
        <w:rPr>
          <w:ins w:id="28" w:author="studentcoll" w:date="2026-09-30T13:42:00Z"/>
        </w:rPr>
      </w:pPr>
      <w:del w:id="29" w:author="studentcoll" w:date="2026-09-30T13:36:00Z">
        <w:r w:rsidDel="002D60B9">
          <w:br/>
        </w:r>
      </w:del>
      <w:r>
        <w:br/>
        <w:t>Б2. Сложите двоичные числа: 1011₂ + 1101₂. Ответ запишите в двоичной и десятичной системах.</w:t>
      </w:r>
      <w:ins w:id="30" w:author="studentcoll" w:date="2026-09-30T13:38:00Z">
        <w:r w:rsidR="002D60B9">
          <w:br/>
          <w:t>двоичная – 1011 + 1011 = 11000</w:t>
        </w:r>
        <w:r w:rsidR="002D60B9">
          <w:br/>
          <w:t xml:space="preserve">десятичная </w:t>
        </w:r>
      </w:ins>
      <w:ins w:id="31" w:author="studentcoll" w:date="2026-09-30T13:40:00Z">
        <w:r w:rsidR="002D60B9">
          <w:t>11+13=24</w:t>
        </w:r>
      </w:ins>
      <w:r>
        <w:br/>
      </w:r>
      <w:r>
        <w:br/>
        <w:t>Б3. Постройте таблицу истинности для логического выражения: F = (A И B) ИЛИ (НЕ C)</w:t>
      </w:r>
      <w: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D60B9" w14:paraId="5EFA651D" w14:textId="77777777" w:rsidTr="002D60B9">
        <w:trPr>
          <w:ins w:id="32" w:author="studentcoll" w:date="2026-09-30T13:42:00Z"/>
        </w:trPr>
        <w:tc>
          <w:tcPr>
            <w:tcW w:w="1557" w:type="dxa"/>
          </w:tcPr>
          <w:p w14:paraId="2D72A5CC" w14:textId="54B1E728" w:rsidR="002D60B9" w:rsidRDefault="002D60B9" w:rsidP="005E5381">
            <w:pPr>
              <w:pStyle w:val="a3"/>
              <w:rPr>
                <w:ins w:id="33" w:author="studentcoll" w:date="2026-09-30T13:42:00Z"/>
              </w:rPr>
            </w:pPr>
            <w:ins w:id="34" w:author="studentcoll" w:date="2026-09-30T13:42:00Z">
              <w:r>
                <w:t>А</w:t>
              </w:r>
            </w:ins>
          </w:p>
        </w:tc>
        <w:tc>
          <w:tcPr>
            <w:tcW w:w="1557" w:type="dxa"/>
          </w:tcPr>
          <w:p w14:paraId="224F4C04" w14:textId="47FDC638" w:rsidR="002D60B9" w:rsidRDefault="002D60B9" w:rsidP="005E5381">
            <w:pPr>
              <w:pStyle w:val="a3"/>
              <w:rPr>
                <w:ins w:id="35" w:author="studentcoll" w:date="2026-09-30T13:42:00Z"/>
              </w:rPr>
            </w:pPr>
            <w:ins w:id="36" w:author="studentcoll" w:date="2026-09-30T13:42:00Z">
              <w:r>
                <w:t>В</w:t>
              </w:r>
            </w:ins>
          </w:p>
        </w:tc>
        <w:tc>
          <w:tcPr>
            <w:tcW w:w="1557" w:type="dxa"/>
          </w:tcPr>
          <w:p w14:paraId="5724052D" w14:textId="7211B1C9" w:rsidR="002D60B9" w:rsidRDefault="002D60B9" w:rsidP="005E5381">
            <w:pPr>
              <w:pStyle w:val="a3"/>
              <w:rPr>
                <w:ins w:id="37" w:author="studentcoll" w:date="2026-09-30T13:42:00Z"/>
              </w:rPr>
            </w:pPr>
            <w:ins w:id="38" w:author="studentcoll" w:date="2026-09-30T13:43:00Z">
              <w:r>
                <w:t>С</w:t>
              </w:r>
            </w:ins>
          </w:p>
        </w:tc>
        <w:tc>
          <w:tcPr>
            <w:tcW w:w="1558" w:type="dxa"/>
          </w:tcPr>
          <w:p w14:paraId="1BE77361" w14:textId="4E8B955C" w:rsidR="002D60B9" w:rsidRDefault="002D60B9" w:rsidP="005E5381">
            <w:pPr>
              <w:pStyle w:val="a3"/>
              <w:rPr>
                <w:ins w:id="39" w:author="studentcoll" w:date="2026-09-30T13:42:00Z"/>
              </w:rPr>
            </w:pPr>
            <w:ins w:id="40" w:author="studentcoll" w:date="2026-09-30T13:43:00Z">
              <w:r>
                <w:t>А и В</w:t>
              </w:r>
            </w:ins>
          </w:p>
        </w:tc>
        <w:tc>
          <w:tcPr>
            <w:tcW w:w="1558" w:type="dxa"/>
          </w:tcPr>
          <w:p w14:paraId="19421686" w14:textId="7F4FA4D0" w:rsidR="002D60B9" w:rsidRDefault="002D60B9" w:rsidP="005E5381">
            <w:pPr>
              <w:pStyle w:val="a3"/>
              <w:rPr>
                <w:ins w:id="41" w:author="studentcoll" w:date="2026-09-30T13:42:00Z"/>
              </w:rPr>
            </w:pPr>
            <w:ins w:id="42" w:author="studentcoll" w:date="2026-09-30T13:43:00Z">
              <w:r>
                <w:t>НЕ С</w:t>
              </w:r>
            </w:ins>
          </w:p>
        </w:tc>
        <w:tc>
          <w:tcPr>
            <w:tcW w:w="1558" w:type="dxa"/>
          </w:tcPr>
          <w:p w14:paraId="1766D4B2" w14:textId="2A3C58BF" w:rsidR="002D60B9" w:rsidRPr="0022530E" w:rsidRDefault="002D60B9" w:rsidP="005E5381">
            <w:pPr>
              <w:pStyle w:val="a3"/>
              <w:rPr>
                <w:ins w:id="43" w:author="studentcoll" w:date="2026-09-30T13:42:00Z"/>
              </w:rPr>
            </w:pPr>
            <w:ins w:id="44" w:author="studentcoll" w:date="2026-09-30T13:44:00Z">
              <w:r>
                <w:rPr>
                  <w:lang w:val="en-US"/>
                </w:rPr>
                <w:t>F</w:t>
              </w:r>
            </w:ins>
          </w:p>
        </w:tc>
      </w:tr>
      <w:tr w:rsidR="002D60B9" w14:paraId="0F2D485D" w14:textId="77777777" w:rsidTr="002D60B9">
        <w:trPr>
          <w:ins w:id="45" w:author="studentcoll" w:date="2026-09-30T13:42:00Z"/>
        </w:trPr>
        <w:tc>
          <w:tcPr>
            <w:tcW w:w="1557" w:type="dxa"/>
          </w:tcPr>
          <w:p w14:paraId="4705E912" w14:textId="7C7156D7" w:rsidR="002D60B9" w:rsidRDefault="002D60B9" w:rsidP="005E5381">
            <w:pPr>
              <w:pStyle w:val="a3"/>
              <w:rPr>
                <w:ins w:id="46" w:author="studentcoll" w:date="2026-09-30T13:42:00Z"/>
              </w:rPr>
            </w:pPr>
            <w:ins w:id="47" w:author="studentcoll" w:date="2026-09-30T13:46:00Z">
              <w:r>
                <w:lastRenderedPageBreak/>
                <w:t>0</w:t>
              </w:r>
            </w:ins>
          </w:p>
        </w:tc>
        <w:tc>
          <w:tcPr>
            <w:tcW w:w="1557" w:type="dxa"/>
          </w:tcPr>
          <w:p w14:paraId="48CB21B8" w14:textId="50493E38" w:rsidR="002D60B9" w:rsidRDefault="00F80C48" w:rsidP="005E5381">
            <w:pPr>
              <w:pStyle w:val="a3"/>
              <w:rPr>
                <w:ins w:id="48" w:author="studentcoll" w:date="2026-09-30T13:42:00Z"/>
              </w:rPr>
            </w:pPr>
            <w:ins w:id="49" w:author="studentcoll" w:date="2026-09-30T13:46:00Z">
              <w:r>
                <w:t>0</w:t>
              </w:r>
            </w:ins>
          </w:p>
        </w:tc>
        <w:tc>
          <w:tcPr>
            <w:tcW w:w="1557" w:type="dxa"/>
          </w:tcPr>
          <w:p w14:paraId="33D962F1" w14:textId="75C02255" w:rsidR="002D60B9" w:rsidRDefault="00F80C48" w:rsidP="005E5381">
            <w:pPr>
              <w:pStyle w:val="a3"/>
              <w:rPr>
                <w:ins w:id="50" w:author="studentcoll" w:date="2026-09-30T13:42:00Z"/>
              </w:rPr>
            </w:pPr>
            <w:ins w:id="51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35B57BE3" w14:textId="49F7D7C2" w:rsidR="002D60B9" w:rsidRDefault="00F80C48" w:rsidP="005E5381">
            <w:pPr>
              <w:pStyle w:val="a3"/>
              <w:rPr>
                <w:ins w:id="52" w:author="studentcoll" w:date="2026-09-30T13:42:00Z"/>
              </w:rPr>
            </w:pPr>
            <w:ins w:id="53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0E5E801F" w14:textId="068208DF" w:rsidR="002D60B9" w:rsidRDefault="002D60B9" w:rsidP="005E5381">
            <w:pPr>
              <w:pStyle w:val="a3"/>
              <w:rPr>
                <w:ins w:id="54" w:author="studentcoll" w:date="2026-09-30T13:42:00Z"/>
              </w:rPr>
            </w:pPr>
            <w:ins w:id="55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5A65D1C5" w14:textId="68256A1B" w:rsidR="002D60B9" w:rsidRDefault="002D60B9" w:rsidP="005E5381">
            <w:pPr>
              <w:pStyle w:val="a3"/>
              <w:rPr>
                <w:ins w:id="56" w:author="studentcoll" w:date="2026-09-30T13:42:00Z"/>
              </w:rPr>
            </w:pPr>
            <w:ins w:id="57" w:author="studentcoll" w:date="2026-09-30T13:44:00Z">
              <w:r>
                <w:t>1</w:t>
              </w:r>
            </w:ins>
          </w:p>
        </w:tc>
      </w:tr>
      <w:tr w:rsidR="002D60B9" w14:paraId="2085B07F" w14:textId="77777777" w:rsidTr="002D60B9">
        <w:trPr>
          <w:ins w:id="58" w:author="studentcoll" w:date="2026-09-30T13:42:00Z"/>
        </w:trPr>
        <w:tc>
          <w:tcPr>
            <w:tcW w:w="1557" w:type="dxa"/>
          </w:tcPr>
          <w:p w14:paraId="573DCA70" w14:textId="231D6081" w:rsidR="002D60B9" w:rsidRDefault="002D60B9" w:rsidP="005E5381">
            <w:pPr>
              <w:pStyle w:val="a3"/>
              <w:rPr>
                <w:ins w:id="59" w:author="studentcoll" w:date="2026-09-30T13:42:00Z"/>
              </w:rPr>
            </w:pPr>
            <w:ins w:id="60" w:author="studentcoll" w:date="2026-09-30T13:46:00Z">
              <w:r>
                <w:t>0</w:t>
              </w:r>
            </w:ins>
          </w:p>
        </w:tc>
        <w:tc>
          <w:tcPr>
            <w:tcW w:w="1557" w:type="dxa"/>
          </w:tcPr>
          <w:p w14:paraId="788BFC6E" w14:textId="24E4B9FF" w:rsidR="002D60B9" w:rsidRDefault="00F80C48" w:rsidP="005E5381">
            <w:pPr>
              <w:pStyle w:val="a3"/>
              <w:rPr>
                <w:ins w:id="61" w:author="studentcoll" w:date="2026-09-30T13:42:00Z"/>
              </w:rPr>
            </w:pPr>
            <w:ins w:id="62" w:author="studentcoll" w:date="2026-09-30T13:46:00Z">
              <w:r>
                <w:t>0</w:t>
              </w:r>
            </w:ins>
          </w:p>
        </w:tc>
        <w:tc>
          <w:tcPr>
            <w:tcW w:w="1557" w:type="dxa"/>
          </w:tcPr>
          <w:p w14:paraId="2D600EAF" w14:textId="66F207A5" w:rsidR="002D60B9" w:rsidRDefault="00F80C48" w:rsidP="005E5381">
            <w:pPr>
              <w:pStyle w:val="a3"/>
              <w:rPr>
                <w:ins w:id="63" w:author="studentcoll" w:date="2026-09-30T13:42:00Z"/>
              </w:rPr>
            </w:pPr>
            <w:ins w:id="64" w:author="studentcoll" w:date="2026-09-30T13:46:00Z">
              <w:r>
                <w:t>1</w:t>
              </w:r>
            </w:ins>
          </w:p>
        </w:tc>
        <w:tc>
          <w:tcPr>
            <w:tcW w:w="1558" w:type="dxa"/>
          </w:tcPr>
          <w:p w14:paraId="592019D4" w14:textId="441CF722" w:rsidR="002D60B9" w:rsidRDefault="00F80C48" w:rsidP="005E5381">
            <w:pPr>
              <w:pStyle w:val="a3"/>
              <w:rPr>
                <w:ins w:id="65" w:author="studentcoll" w:date="2026-09-30T13:42:00Z"/>
              </w:rPr>
            </w:pPr>
            <w:ins w:id="66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3F8BB414" w14:textId="0E55A405" w:rsidR="002D60B9" w:rsidRDefault="002D60B9" w:rsidP="005E5381">
            <w:pPr>
              <w:pStyle w:val="a3"/>
              <w:rPr>
                <w:ins w:id="67" w:author="studentcoll" w:date="2026-09-30T13:42:00Z"/>
              </w:rPr>
            </w:pPr>
            <w:ins w:id="68" w:author="studentcoll" w:date="2026-09-30T13:45:00Z">
              <w:r>
                <w:t>0</w:t>
              </w:r>
            </w:ins>
          </w:p>
        </w:tc>
        <w:tc>
          <w:tcPr>
            <w:tcW w:w="1558" w:type="dxa"/>
          </w:tcPr>
          <w:p w14:paraId="6D8849D7" w14:textId="70D9FE9E" w:rsidR="002D60B9" w:rsidRDefault="002D60B9" w:rsidP="005E5381">
            <w:pPr>
              <w:pStyle w:val="a3"/>
              <w:rPr>
                <w:ins w:id="69" w:author="studentcoll" w:date="2026-09-30T13:42:00Z"/>
              </w:rPr>
            </w:pPr>
            <w:ins w:id="70" w:author="studentcoll" w:date="2026-09-30T13:44:00Z">
              <w:r>
                <w:t>0</w:t>
              </w:r>
            </w:ins>
          </w:p>
        </w:tc>
      </w:tr>
      <w:tr w:rsidR="002D60B9" w14:paraId="755B9408" w14:textId="77777777" w:rsidTr="002D60B9">
        <w:trPr>
          <w:ins w:id="71" w:author="studentcoll" w:date="2026-09-30T13:42:00Z"/>
        </w:trPr>
        <w:tc>
          <w:tcPr>
            <w:tcW w:w="1557" w:type="dxa"/>
          </w:tcPr>
          <w:p w14:paraId="43D0C77C" w14:textId="390C0C01" w:rsidR="002D60B9" w:rsidRDefault="002D60B9" w:rsidP="005E5381">
            <w:pPr>
              <w:pStyle w:val="a3"/>
              <w:rPr>
                <w:ins w:id="72" w:author="studentcoll" w:date="2026-09-30T13:42:00Z"/>
              </w:rPr>
            </w:pPr>
            <w:ins w:id="73" w:author="studentcoll" w:date="2026-09-30T13:46:00Z">
              <w:r>
                <w:t>0</w:t>
              </w:r>
            </w:ins>
          </w:p>
        </w:tc>
        <w:tc>
          <w:tcPr>
            <w:tcW w:w="1557" w:type="dxa"/>
          </w:tcPr>
          <w:p w14:paraId="3B81C799" w14:textId="7519E9B1" w:rsidR="002D60B9" w:rsidRDefault="002D60B9" w:rsidP="005E5381">
            <w:pPr>
              <w:pStyle w:val="a3"/>
              <w:rPr>
                <w:ins w:id="74" w:author="studentcoll" w:date="2026-09-30T13:42:00Z"/>
              </w:rPr>
            </w:pPr>
            <w:ins w:id="75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7CD31377" w14:textId="6E1C2D04" w:rsidR="002D60B9" w:rsidRDefault="00F80C48" w:rsidP="005E5381">
            <w:pPr>
              <w:pStyle w:val="a3"/>
              <w:rPr>
                <w:ins w:id="76" w:author="studentcoll" w:date="2026-09-30T13:42:00Z"/>
              </w:rPr>
            </w:pPr>
            <w:ins w:id="77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489EC918" w14:textId="2625350F" w:rsidR="002D60B9" w:rsidRDefault="002D60B9" w:rsidP="005E5381">
            <w:pPr>
              <w:pStyle w:val="a3"/>
              <w:rPr>
                <w:ins w:id="78" w:author="studentcoll" w:date="2026-09-30T13:42:00Z"/>
              </w:rPr>
            </w:pPr>
            <w:ins w:id="79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0E958A25" w14:textId="4F0BAF6C" w:rsidR="002D60B9" w:rsidRDefault="002D60B9" w:rsidP="005E5381">
            <w:pPr>
              <w:pStyle w:val="a3"/>
              <w:rPr>
                <w:ins w:id="80" w:author="studentcoll" w:date="2026-09-30T13:42:00Z"/>
              </w:rPr>
            </w:pPr>
            <w:ins w:id="81" w:author="studentcoll" w:date="2026-09-30T13:44:00Z">
              <w:r>
                <w:t>1</w:t>
              </w:r>
            </w:ins>
          </w:p>
        </w:tc>
        <w:tc>
          <w:tcPr>
            <w:tcW w:w="1558" w:type="dxa"/>
          </w:tcPr>
          <w:p w14:paraId="19E15A8D" w14:textId="7609E8CF" w:rsidR="002D60B9" w:rsidRDefault="002D60B9" w:rsidP="005E5381">
            <w:pPr>
              <w:pStyle w:val="a3"/>
              <w:rPr>
                <w:ins w:id="82" w:author="studentcoll" w:date="2026-09-30T13:42:00Z"/>
              </w:rPr>
            </w:pPr>
            <w:ins w:id="83" w:author="studentcoll" w:date="2026-09-30T13:44:00Z">
              <w:r>
                <w:t>1</w:t>
              </w:r>
            </w:ins>
          </w:p>
        </w:tc>
      </w:tr>
      <w:tr w:rsidR="002D60B9" w14:paraId="6E69B366" w14:textId="77777777" w:rsidTr="002D60B9">
        <w:trPr>
          <w:ins w:id="84" w:author="studentcoll" w:date="2026-09-30T13:42:00Z"/>
        </w:trPr>
        <w:tc>
          <w:tcPr>
            <w:tcW w:w="1557" w:type="dxa"/>
          </w:tcPr>
          <w:p w14:paraId="554AFBAE" w14:textId="1E3565B8" w:rsidR="002D60B9" w:rsidRDefault="002D60B9" w:rsidP="005E5381">
            <w:pPr>
              <w:pStyle w:val="a3"/>
              <w:rPr>
                <w:ins w:id="85" w:author="studentcoll" w:date="2026-09-30T13:42:00Z"/>
              </w:rPr>
            </w:pPr>
            <w:ins w:id="86" w:author="studentcoll" w:date="2026-09-30T13:46:00Z">
              <w:r>
                <w:t>0</w:t>
              </w:r>
            </w:ins>
          </w:p>
        </w:tc>
        <w:tc>
          <w:tcPr>
            <w:tcW w:w="1557" w:type="dxa"/>
          </w:tcPr>
          <w:p w14:paraId="38A616F5" w14:textId="30562D70" w:rsidR="002D60B9" w:rsidRDefault="002D60B9" w:rsidP="005E5381">
            <w:pPr>
              <w:pStyle w:val="a3"/>
              <w:rPr>
                <w:ins w:id="87" w:author="studentcoll" w:date="2026-09-30T13:42:00Z"/>
              </w:rPr>
            </w:pPr>
            <w:ins w:id="88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56CB7930" w14:textId="7E271A7E" w:rsidR="002D60B9" w:rsidRDefault="002D60B9" w:rsidP="005E5381">
            <w:pPr>
              <w:pStyle w:val="a3"/>
              <w:rPr>
                <w:ins w:id="89" w:author="studentcoll" w:date="2026-09-30T13:42:00Z"/>
              </w:rPr>
            </w:pPr>
            <w:ins w:id="90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56F50B84" w14:textId="2098EF68" w:rsidR="002D60B9" w:rsidRDefault="002D60B9" w:rsidP="005E5381">
            <w:pPr>
              <w:pStyle w:val="a3"/>
              <w:rPr>
                <w:ins w:id="91" w:author="studentcoll" w:date="2026-09-30T13:42:00Z"/>
              </w:rPr>
            </w:pPr>
            <w:ins w:id="92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11C7A212" w14:textId="5072614D" w:rsidR="002D60B9" w:rsidRDefault="002D60B9" w:rsidP="005E5381">
            <w:pPr>
              <w:pStyle w:val="a3"/>
              <w:rPr>
                <w:ins w:id="93" w:author="studentcoll" w:date="2026-09-30T13:42:00Z"/>
              </w:rPr>
            </w:pPr>
            <w:ins w:id="94" w:author="studentcoll" w:date="2026-09-30T13:44:00Z">
              <w:r>
                <w:t>0</w:t>
              </w:r>
            </w:ins>
          </w:p>
        </w:tc>
        <w:tc>
          <w:tcPr>
            <w:tcW w:w="1558" w:type="dxa"/>
          </w:tcPr>
          <w:p w14:paraId="32A13B38" w14:textId="75353F50" w:rsidR="002D60B9" w:rsidRDefault="002D60B9" w:rsidP="005E5381">
            <w:pPr>
              <w:pStyle w:val="a3"/>
              <w:rPr>
                <w:ins w:id="95" w:author="studentcoll" w:date="2026-09-30T13:42:00Z"/>
              </w:rPr>
            </w:pPr>
            <w:ins w:id="96" w:author="studentcoll" w:date="2026-09-30T13:44:00Z">
              <w:r>
                <w:t>0</w:t>
              </w:r>
            </w:ins>
          </w:p>
        </w:tc>
      </w:tr>
      <w:tr w:rsidR="002D60B9" w14:paraId="42084DCA" w14:textId="77777777" w:rsidTr="002D60B9">
        <w:trPr>
          <w:ins w:id="97" w:author="studentcoll" w:date="2026-09-30T13:42:00Z"/>
        </w:trPr>
        <w:tc>
          <w:tcPr>
            <w:tcW w:w="1557" w:type="dxa"/>
          </w:tcPr>
          <w:p w14:paraId="68144B03" w14:textId="1DA2C6BB" w:rsidR="002D60B9" w:rsidRDefault="002D60B9" w:rsidP="005E5381">
            <w:pPr>
              <w:pStyle w:val="a3"/>
              <w:rPr>
                <w:ins w:id="98" w:author="studentcoll" w:date="2026-09-30T13:42:00Z"/>
              </w:rPr>
            </w:pPr>
            <w:ins w:id="99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6D8E8EC6" w14:textId="61989EF6" w:rsidR="002D60B9" w:rsidRDefault="002D60B9" w:rsidP="005E5381">
            <w:pPr>
              <w:pStyle w:val="a3"/>
              <w:rPr>
                <w:ins w:id="100" w:author="studentcoll" w:date="2026-09-30T13:42:00Z"/>
              </w:rPr>
            </w:pPr>
            <w:ins w:id="101" w:author="studentcoll" w:date="2026-09-30T13:45:00Z">
              <w:r>
                <w:t>0</w:t>
              </w:r>
            </w:ins>
          </w:p>
        </w:tc>
        <w:tc>
          <w:tcPr>
            <w:tcW w:w="1557" w:type="dxa"/>
          </w:tcPr>
          <w:p w14:paraId="11083639" w14:textId="732C1BC1" w:rsidR="002D60B9" w:rsidRDefault="002D60B9" w:rsidP="005E5381">
            <w:pPr>
              <w:pStyle w:val="a3"/>
              <w:rPr>
                <w:ins w:id="102" w:author="studentcoll" w:date="2026-09-30T13:42:00Z"/>
              </w:rPr>
            </w:pPr>
            <w:ins w:id="103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0314D897" w14:textId="51540D8E" w:rsidR="002D60B9" w:rsidRDefault="002D60B9" w:rsidP="005E5381">
            <w:pPr>
              <w:pStyle w:val="a3"/>
              <w:rPr>
                <w:ins w:id="104" w:author="studentcoll" w:date="2026-09-30T13:42:00Z"/>
              </w:rPr>
            </w:pPr>
            <w:ins w:id="105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51C5CEF4" w14:textId="529F9DB7" w:rsidR="002D60B9" w:rsidRDefault="002D60B9" w:rsidP="005E5381">
            <w:pPr>
              <w:pStyle w:val="a3"/>
              <w:rPr>
                <w:ins w:id="106" w:author="studentcoll" w:date="2026-09-30T13:42:00Z"/>
              </w:rPr>
            </w:pPr>
            <w:ins w:id="107" w:author="studentcoll" w:date="2026-09-30T13:44:00Z">
              <w:r>
                <w:t>1</w:t>
              </w:r>
            </w:ins>
          </w:p>
        </w:tc>
        <w:tc>
          <w:tcPr>
            <w:tcW w:w="1558" w:type="dxa"/>
          </w:tcPr>
          <w:p w14:paraId="2CA14607" w14:textId="16CAD27B" w:rsidR="002D60B9" w:rsidRDefault="002D60B9" w:rsidP="005E5381">
            <w:pPr>
              <w:pStyle w:val="a3"/>
              <w:rPr>
                <w:ins w:id="108" w:author="studentcoll" w:date="2026-09-30T13:42:00Z"/>
              </w:rPr>
            </w:pPr>
            <w:ins w:id="109" w:author="studentcoll" w:date="2026-09-30T13:44:00Z">
              <w:r>
                <w:t>1</w:t>
              </w:r>
            </w:ins>
          </w:p>
        </w:tc>
      </w:tr>
      <w:tr w:rsidR="002D60B9" w14:paraId="6C45E649" w14:textId="77777777" w:rsidTr="002D60B9">
        <w:trPr>
          <w:ins w:id="110" w:author="studentcoll" w:date="2026-09-30T13:42:00Z"/>
        </w:trPr>
        <w:tc>
          <w:tcPr>
            <w:tcW w:w="1557" w:type="dxa"/>
          </w:tcPr>
          <w:p w14:paraId="539D10A7" w14:textId="7C713247" w:rsidR="002D60B9" w:rsidRDefault="002D60B9" w:rsidP="005E5381">
            <w:pPr>
              <w:pStyle w:val="a3"/>
              <w:rPr>
                <w:ins w:id="111" w:author="studentcoll" w:date="2026-09-30T13:42:00Z"/>
              </w:rPr>
            </w:pPr>
            <w:ins w:id="112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4B94C171" w14:textId="7F830D0D" w:rsidR="002D60B9" w:rsidRDefault="002D60B9" w:rsidP="005E5381">
            <w:pPr>
              <w:pStyle w:val="a3"/>
              <w:rPr>
                <w:ins w:id="113" w:author="studentcoll" w:date="2026-09-30T13:42:00Z"/>
              </w:rPr>
            </w:pPr>
            <w:ins w:id="114" w:author="studentcoll" w:date="2026-09-30T13:45:00Z">
              <w:r>
                <w:t>0</w:t>
              </w:r>
            </w:ins>
          </w:p>
        </w:tc>
        <w:tc>
          <w:tcPr>
            <w:tcW w:w="1557" w:type="dxa"/>
          </w:tcPr>
          <w:p w14:paraId="24CDDFAC" w14:textId="3D3042E5" w:rsidR="002D60B9" w:rsidRDefault="002D60B9" w:rsidP="005E5381">
            <w:pPr>
              <w:pStyle w:val="a3"/>
              <w:rPr>
                <w:ins w:id="115" w:author="studentcoll" w:date="2026-09-30T13:42:00Z"/>
              </w:rPr>
            </w:pPr>
            <w:ins w:id="116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090A983D" w14:textId="7E31A356" w:rsidR="002D60B9" w:rsidRDefault="002D60B9" w:rsidP="005E5381">
            <w:pPr>
              <w:pStyle w:val="a3"/>
              <w:rPr>
                <w:ins w:id="117" w:author="studentcoll" w:date="2026-09-30T13:42:00Z"/>
              </w:rPr>
            </w:pPr>
            <w:ins w:id="118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767F0BF6" w14:textId="1A9B4B2C" w:rsidR="002D60B9" w:rsidRDefault="002D60B9" w:rsidP="005E5381">
            <w:pPr>
              <w:pStyle w:val="a3"/>
              <w:rPr>
                <w:ins w:id="119" w:author="studentcoll" w:date="2026-09-30T13:42:00Z"/>
              </w:rPr>
            </w:pPr>
            <w:ins w:id="120" w:author="studentcoll" w:date="2026-09-30T13:44:00Z">
              <w:r>
                <w:t>0</w:t>
              </w:r>
            </w:ins>
          </w:p>
        </w:tc>
        <w:tc>
          <w:tcPr>
            <w:tcW w:w="1558" w:type="dxa"/>
          </w:tcPr>
          <w:p w14:paraId="02FAD83A" w14:textId="7DF97A3E" w:rsidR="002D60B9" w:rsidRDefault="002D60B9" w:rsidP="005E5381">
            <w:pPr>
              <w:pStyle w:val="a3"/>
              <w:rPr>
                <w:ins w:id="121" w:author="studentcoll" w:date="2026-09-30T13:42:00Z"/>
              </w:rPr>
            </w:pPr>
            <w:ins w:id="122" w:author="studentcoll" w:date="2026-09-30T13:44:00Z">
              <w:r>
                <w:t>0</w:t>
              </w:r>
            </w:ins>
          </w:p>
        </w:tc>
      </w:tr>
      <w:tr w:rsidR="002D60B9" w14:paraId="35B8C814" w14:textId="77777777" w:rsidTr="002D60B9">
        <w:trPr>
          <w:ins w:id="123" w:author="studentcoll" w:date="2026-09-30T13:42:00Z"/>
        </w:trPr>
        <w:tc>
          <w:tcPr>
            <w:tcW w:w="1557" w:type="dxa"/>
          </w:tcPr>
          <w:p w14:paraId="50A067B8" w14:textId="59AA7C58" w:rsidR="002D60B9" w:rsidRDefault="002D60B9" w:rsidP="005E5381">
            <w:pPr>
              <w:pStyle w:val="a3"/>
              <w:rPr>
                <w:ins w:id="124" w:author="studentcoll" w:date="2026-09-30T13:42:00Z"/>
              </w:rPr>
            </w:pPr>
            <w:ins w:id="125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34B7EFA9" w14:textId="08AEAE02" w:rsidR="002D60B9" w:rsidRDefault="002D60B9" w:rsidP="005E5381">
            <w:pPr>
              <w:pStyle w:val="a3"/>
              <w:rPr>
                <w:ins w:id="126" w:author="studentcoll" w:date="2026-09-30T13:42:00Z"/>
              </w:rPr>
            </w:pPr>
            <w:ins w:id="127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0F71FCDD" w14:textId="37172B4B" w:rsidR="002D60B9" w:rsidRDefault="002D60B9" w:rsidP="005E5381">
            <w:pPr>
              <w:pStyle w:val="a3"/>
              <w:rPr>
                <w:ins w:id="128" w:author="studentcoll" w:date="2026-09-30T13:42:00Z"/>
              </w:rPr>
            </w:pPr>
            <w:ins w:id="129" w:author="studentcoll" w:date="2026-09-30T13:46:00Z">
              <w:r>
                <w:t>0</w:t>
              </w:r>
            </w:ins>
          </w:p>
        </w:tc>
        <w:tc>
          <w:tcPr>
            <w:tcW w:w="1558" w:type="dxa"/>
          </w:tcPr>
          <w:p w14:paraId="22FE754A" w14:textId="650A5576" w:rsidR="002D60B9" w:rsidRDefault="002D60B9" w:rsidP="005E5381">
            <w:pPr>
              <w:pStyle w:val="a3"/>
              <w:rPr>
                <w:ins w:id="130" w:author="studentcoll" w:date="2026-09-30T13:42:00Z"/>
              </w:rPr>
            </w:pPr>
            <w:ins w:id="131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16E66AE8" w14:textId="06CDA4AA" w:rsidR="002D60B9" w:rsidRDefault="002D60B9" w:rsidP="005E5381">
            <w:pPr>
              <w:pStyle w:val="a3"/>
              <w:rPr>
                <w:ins w:id="132" w:author="studentcoll" w:date="2026-09-30T13:42:00Z"/>
              </w:rPr>
            </w:pPr>
            <w:ins w:id="133" w:author="studentcoll" w:date="2026-09-30T13:44:00Z">
              <w:r>
                <w:t>1</w:t>
              </w:r>
            </w:ins>
          </w:p>
        </w:tc>
        <w:tc>
          <w:tcPr>
            <w:tcW w:w="1558" w:type="dxa"/>
          </w:tcPr>
          <w:p w14:paraId="20A003A6" w14:textId="66D39A40" w:rsidR="002D60B9" w:rsidRDefault="002D60B9" w:rsidP="005E5381">
            <w:pPr>
              <w:pStyle w:val="a3"/>
              <w:rPr>
                <w:ins w:id="134" w:author="studentcoll" w:date="2026-09-30T13:42:00Z"/>
              </w:rPr>
            </w:pPr>
            <w:ins w:id="135" w:author="studentcoll" w:date="2026-09-30T13:44:00Z">
              <w:r>
                <w:t>1</w:t>
              </w:r>
            </w:ins>
          </w:p>
        </w:tc>
      </w:tr>
      <w:tr w:rsidR="002D60B9" w14:paraId="4FBB04BF" w14:textId="77777777" w:rsidTr="002D60B9">
        <w:trPr>
          <w:ins w:id="136" w:author="studentcoll" w:date="2026-09-30T13:42:00Z"/>
        </w:trPr>
        <w:tc>
          <w:tcPr>
            <w:tcW w:w="1557" w:type="dxa"/>
          </w:tcPr>
          <w:p w14:paraId="0CE079C4" w14:textId="53A41AF1" w:rsidR="002D60B9" w:rsidRDefault="002D60B9" w:rsidP="005E5381">
            <w:pPr>
              <w:pStyle w:val="a3"/>
              <w:rPr>
                <w:ins w:id="137" w:author="studentcoll" w:date="2026-09-30T13:42:00Z"/>
              </w:rPr>
            </w:pPr>
            <w:ins w:id="138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1AAC0728" w14:textId="1B1D71D1" w:rsidR="002D60B9" w:rsidRDefault="002D60B9" w:rsidP="005E5381">
            <w:pPr>
              <w:pStyle w:val="a3"/>
              <w:rPr>
                <w:ins w:id="139" w:author="studentcoll" w:date="2026-09-30T13:42:00Z"/>
              </w:rPr>
            </w:pPr>
            <w:ins w:id="140" w:author="studentcoll" w:date="2026-09-30T13:45:00Z">
              <w:r>
                <w:t>1</w:t>
              </w:r>
            </w:ins>
          </w:p>
        </w:tc>
        <w:tc>
          <w:tcPr>
            <w:tcW w:w="1557" w:type="dxa"/>
          </w:tcPr>
          <w:p w14:paraId="549B50CA" w14:textId="587D8C52" w:rsidR="002D60B9" w:rsidRDefault="002D60B9" w:rsidP="005E5381">
            <w:pPr>
              <w:pStyle w:val="a3"/>
              <w:rPr>
                <w:ins w:id="141" w:author="studentcoll" w:date="2026-09-30T13:42:00Z"/>
              </w:rPr>
            </w:pPr>
            <w:ins w:id="142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65772541" w14:textId="459AF734" w:rsidR="002D60B9" w:rsidRDefault="002D60B9" w:rsidP="005E5381">
            <w:pPr>
              <w:pStyle w:val="a3"/>
              <w:rPr>
                <w:ins w:id="143" w:author="studentcoll" w:date="2026-09-30T13:42:00Z"/>
              </w:rPr>
            </w:pPr>
            <w:ins w:id="144" w:author="studentcoll" w:date="2026-09-30T13:45:00Z">
              <w:r>
                <w:t>1</w:t>
              </w:r>
            </w:ins>
          </w:p>
        </w:tc>
        <w:tc>
          <w:tcPr>
            <w:tcW w:w="1558" w:type="dxa"/>
          </w:tcPr>
          <w:p w14:paraId="26DD2095" w14:textId="7D96371F" w:rsidR="002D60B9" w:rsidRDefault="002D60B9" w:rsidP="005E5381">
            <w:pPr>
              <w:pStyle w:val="a3"/>
              <w:rPr>
                <w:ins w:id="145" w:author="studentcoll" w:date="2026-09-30T13:42:00Z"/>
              </w:rPr>
            </w:pPr>
            <w:ins w:id="146" w:author="studentcoll" w:date="2026-09-30T13:44:00Z">
              <w:r>
                <w:t>0</w:t>
              </w:r>
            </w:ins>
          </w:p>
        </w:tc>
        <w:tc>
          <w:tcPr>
            <w:tcW w:w="1558" w:type="dxa"/>
          </w:tcPr>
          <w:p w14:paraId="0C37B22C" w14:textId="6EDBB406" w:rsidR="002D60B9" w:rsidRDefault="002D60B9" w:rsidP="005E5381">
            <w:pPr>
              <w:pStyle w:val="a3"/>
              <w:rPr>
                <w:ins w:id="147" w:author="studentcoll" w:date="2026-09-30T13:42:00Z"/>
              </w:rPr>
            </w:pPr>
            <w:ins w:id="148" w:author="studentcoll" w:date="2026-09-30T13:44:00Z">
              <w:r>
                <w:t>1</w:t>
              </w:r>
            </w:ins>
          </w:p>
        </w:tc>
      </w:tr>
    </w:tbl>
    <w:p w14:paraId="3E0BC017" w14:textId="77777777" w:rsidR="00F80C48" w:rsidRDefault="005E5381" w:rsidP="005E5381">
      <w:pPr>
        <w:pStyle w:val="a3"/>
        <w:rPr>
          <w:ins w:id="149" w:author="studentcoll" w:date="2026-09-30T13:50:00Z"/>
        </w:rPr>
      </w:pP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725C7199" w14:textId="77777777" w:rsidR="004F13B5" w:rsidRDefault="00F80C48" w:rsidP="005E5381">
      <w:pPr>
        <w:pStyle w:val="a3"/>
        <w:rPr>
          <w:ins w:id="150" w:author="studentcoll" w:date="2026-09-30T13:53:00Z"/>
        </w:rPr>
      </w:pPr>
      <w:ins w:id="151" w:author="studentcoll" w:date="2026-09-30T13:50:00Z">
        <w:r>
          <w:rPr>
            <w:lang w:val="en-US"/>
          </w:rPr>
          <w:t>F</w:t>
        </w:r>
        <w:r w:rsidRPr="00F80C48">
          <w:rPr>
            <w:rPrChange w:id="152" w:author="studentcoll" w:date="2026-09-30T13:51:00Z">
              <w:rPr>
                <w:lang w:val="en-US"/>
              </w:rPr>
            </w:rPrChange>
          </w:rPr>
          <w:t xml:space="preserve"> = </w:t>
        </w:r>
        <w:proofErr w:type="gramStart"/>
        <w:r>
          <w:t>НЕ</w:t>
        </w:r>
      </w:ins>
      <w:ins w:id="153" w:author="studentcoll" w:date="2026-09-30T13:51:00Z">
        <w:r>
          <w:t>(</w:t>
        </w:r>
        <w:proofErr w:type="gramEnd"/>
        <w:r>
          <w:t xml:space="preserve">А и В)  </w:t>
        </w:r>
        <w:r w:rsidRPr="00F80C48">
          <w:rPr>
            <w:rPrChange w:id="154" w:author="studentcoll" w:date="2026-09-30T13:51:00Z">
              <w:rPr>
                <w:lang w:val="en-US"/>
              </w:rPr>
            </w:rPrChange>
          </w:rPr>
          <w:t xml:space="preserve"> </w:t>
        </w:r>
      </w:ins>
      <w:r w:rsidR="005E5381">
        <w:br/>
      </w:r>
      <w:r w:rsidR="005E5381"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 w:rsidR="005E5381"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13B5" w14:paraId="79B9D4B9" w14:textId="77777777" w:rsidTr="004F13B5">
        <w:trPr>
          <w:ins w:id="155" w:author="studentcoll" w:date="2026-09-30T13:53:00Z"/>
        </w:trPr>
        <w:tc>
          <w:tcPr>
            <w:tcW w:w="2336" w:type="dxa"/>
          </w:tcPr>
          <w:p w14:paraId="1984AF9D" w14:textId="569999FA" w:rsidR="004F13B5" w:rsidRPr="0022530E" w:rsidRDefault="004F13B5" w:rsidP="005E5381">
            <w:pPr>
              <w:pStyle w:val="a3"/>
              <w:rPr>
                <w:ins w:id="156" w:author="studentcoll" w:date="2026-09-30T13:53:00Z"/>
              </w:rPr>
            </w:pPr>
            <w:ins w:id="157" w:author="studentcoll" w:date="2026-09-30T13:54:00Z">
              <w:r>
                <w:t xml:space="preserve">Вход </w:t>
              </w:r>
            </w:ins>
            <w:ins w:id="158" w:author="studentcoll" w:date="2026-09-30T13:55:00Z">
              <w:r>
                <w:t>А</w:t>
              </w:r>
            </w:ins>
          </w:p>
        </w:tc>
        <w:tc>
          <w:tcPr>
            <w:tcW w:w="2336" w:type="dxa"/>
          </w:tcPr>
          <w:p w14:paraId="1251CC9D" w14:textId="3E12B834" w:rsidR="004F13B5" w:rsidRDefault="004F13B5" w:rsidP="005E5381">
            <w:pPr>
              <w:pStyle w:val="a3"/>
              <w:rPr>
                <w:ins w:id="159" w:author="studentcoll" w:date="2026-09-30T13:53:00Z"/>
              </w:rPr>
            </w:pPr>
            <w:ins w:id="160" w:author="studentcoll" w:date="2026-09-30T13:54:00Z">
              <w:r>
                <w:t xml:space="preserve">Вход </w:t>
              </w:r>
            </w:ins>
            <w:ins w:id="161" w:author="studentcoll" w:date="2026-09-30T13:55:00Z">
              <w:r>
                <w:t>В</w:t>
              </w:r>
            </w:ins>
          </w:p>
        </w:tc>
        <w:tc>
          <w:tcPr>
            <w:tcW w:w="2336" w:type="dxa"/>
          </w:tcPr>
          <w:p w14:paraId="67236DD0" w14:textId="410973D3" w:rsidR="004F13B5" w:rsidRPr="00B36522" w:rsidRDefault="004F13B5" w:rsidP="005E5381">
            <w:pPr>
              <w:pStyle w:val="a3"/>
              <w:rPr>
                <w:ins w:id="162" w:author="studentcoll" w:date="2026-09-30T13:53:00Z"/>
                <w:lang w:val="en-US"/>
                <w:rPrChange w:id="163" w:author="studentcoll" w:date="2026-09-30T13:57:00Z">
                  <w:rPr>
                    <w:ins w:id="164" w:author="studentcoll" w:date="2026-09-30T13:53:00Z"/>
                  </w:rPr>
                </w:rPrChange>
              </w:rPr>
            </w:pPr>
            <w:ins w:id="165" w:author="studentcoll" w:date="2026-09-30T13:55:00Z">
              <w:r>
                <w:t>В</w:t>
              </w:r>
            </w:ins>
            <w:ins w:id="166" w:author="studentcoll" w:date="2026-09-30T13:58:00Z">
              <w:r w:rsidR="00B36522">
                <w:t>ых</w:t>
              </w:r>
            </w:ins>
            <w:ins w:id="167" w:author="studentcoll" w:date="2026-09-30T13:55:00Z">
              <w:r>
                <w:t xml:space="preserve">од </w:t>
              </w:r>
            </w:ins>
            <w:ins w:id="168" w:author="studentcoll" w:date="2026-09-30T13:57:00Z">
              <w:r w:rsidR="00B36522">
                <w:t>S</w:t>
              </w:r>
            </w:ins>
          </w:p>
        </w:tc>
        <w:tc>
          <w:tcPr>
            <w:tcW w:w="2337" w:type="dxa"/>
          </w:tcPr>
          <w:p w14:paraId="5538A90A" w14:textId="3CE09A32" w:rsidR="004F13B5" w:rsidRPr="004F13B5" w:rsidRDefault="004F13B5" w:rsidP="005E5381">
            <w:pPr>
              <w:pStyle w:val="a3"/>
              <w:rPr>
                <w:ins w:id="169" w:author="studentcoll" w:date="2026-09-30T13:53:00Z"/>
                <w:lang w:val="en-US"/>
                <w:rPrChange w:id="170" w:author="studentcoll" w:date="2026-09-30T13:55:00Z">
                  <w:rPr>
                    <w:ins w:id="171" w:author="studentcoll" w:date="2026-09-30T13:53:00Z"/>
                  </w:rPr>
                </w:rPrChange>
              </w:rPr>
            </w:pPr>
            <w:ins w:id="172" w:author="studentcoll" w:date="2026-09-30T13:55:00Z">
              <w:r>
                <w:t>В</w:t>
              </w:r>
            </w:ins>
            <w:ins w:id="173" w:author="studentcoll" w:date="2026-09-30T13:58:00Z">
              <w:r w:rsidR="00B36522">
                <w:t>ы</w:t>
              </w:r>
            </w:ins>
            <w:ins w:id="174" w:author="studentcoll" w:date="2026-09-30T13:55:00Z">
              <w:r>
                <w:t xml:space="preserve">ход </w:t>
              </w:r>
            </w:ins>
            <w:ins w:id="175" w:author="studentcoll" w:date="2026-09-30T13:57:00Z">
              <w:r w:rsidR="00B36522">
                <w:t>P</w:t>
              </w:r>
            </w:ins>
          </w:p>
        </w:tc>
      </w:tr>
      <w:tr w:rsidR="004F13B5" w14:paraId="2765D62F" w14:textId="77777777" w:rsidTr="004F13B5">
        <w:trPr>
          <w:ins w:id="176" w:author="studentcoll" w:date="2026-09-30T13:53:00Z"/>
        </w:trPr>
        <w:tc>
          <w:tcPr>
            <w:tcW w:w="2336" w:type="dxa"/>
          </w:tcPr>
          <w:p w14:paraId="6922B338" w14:textId="7945F0D1" w:rsidR="004F13B5" w:rsidRPr="004F13B5" w:rsidRDefault="004F13B5" w:rsidP="005E5381">
            <w:pPr>
              <w:pStyle w:val="a3"/>
              <w:rPr>
                <w:ins w:id="177" w:author="studentcoll" w:date="2026-09-30T13:53:00Z"/>
                <w:lang w:val="en-US"/>
                <w:rPrChange w:id="178" w:author="studentcoll" w:date="2026-09-30T13:55:00Z">
                  <w:rPr>
                    <w:ins w:id="179" w:author="studentcoll" w:date="2026-09-30T13:53:00Z"/>
                  </w:rPr>
                </w:rPrChange>
              </w:rPr>
            </w:pPr>
            <w:ins w:id="180" w:author="studentcoll" w:date="2026-09-30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7342487A" w14:textId="439BE52D" w:rsidR="004F13B5" w:rsidRPr="004F13B5" w:rsidRDefault="004F13B5" w:rsidP="005E5381">
            <w:pPr>
              <w:pStyle w:val="a3"/>
              <w:rPr>
                <w:ins w:id="181" w:author="studentcoll" w:date="2026-09-30T13:53:00Z"/>
                <w:lang w:val="en-US"/>
                <w:rPrChange w:id="182" w:author="studentcoll" w:date="2026-09-30T13:55:00Z">
                  <w:rPr>
                    <w:ins w:id="183" w:author="studentcoll" w:date="2026-09-30T13:53:00Z"/>
                  </w:rPr>
                </w:rPrChange>
              </w:rPr>
            </w:pPr>
            <w:ins w:id="184" w:author="studentcoll" w:date="2026-09-30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50E3680E" w14:textId="4EB3B6FB" w:rsidR="004F13B5" w:rsidRPr="004F13B5" w:rsidRDefault="004F13B5" w:rsidP="005E5381">
            <w:pPr>
              <w:pStyle w:val="a3"/>
              <w:rPr>
                <w:ins w:id="185" w:author="studentcoll" w:date="2026-09-30T13:53:00Z"/>
                <w:lang w:val="en-US"/>
                <w:rPrChange w:id="186" w:author="studentcoll" w:date="2026-09-30T13:55:00Z">
                  <w:rPr>
                    <w:ins w:id="187" w:author="studentcoll" w:date="2026-09-30T13:53:00Z"/>
                  </w:rPr>
                </w:rPrChange>
              </w:rPr>
            </w:pPr>
            <w:ins w:id="188" w:author="studentcoll" w:date="2026-09-30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3F1BC51E" w14:textId="51E45A2E" w:rsidR="004F13B5" w:rsidRPr="004F13B5" w:rsidRDefault="004F13B5" w:rsidP="005E5381">
            <w:pPr>
              <w:pStyle w:val="a3"/>
              <w:rPr>
                <w:ins w:id="189" w:author="studentcoll" w:date="2026-09-30T13:53:00Z"/>
                <w:lang w:val="en-US"/>
                <w:rPrChange w:id="190" w:author="studentcoll" w:date="2026-09-30T13:55:00Z">
                  <w:rPr>
                    <w:ins w:id="191" w:author="studentcoll" w:date="2026-09-30T13:53:00Z"/>
                  </w:rPr>
                </w:rPrChange>
              </w:rPr>
            </w:pPr>
            <w:ins w:id="192" w:author="studentcoll" w:date="2026-09-30T13:55:00Z">
              <w:r>
                <w:rPr>
                  <w:lang w:val="en-US"/>
                </w:rPr>
                <w:t>0</w:t>
              </w:r>
            </w:ins>
          </w:p>
        </w:tc>
      </w:tr>
      <w:tr w:rsidR="004F13B5" w14:paraId="398FEE66" w14:textId="77777777" w:rsidTr="004F13B5">
        <w:trPr>
          <w:ins w:id="193" w:author="studentcoll" w:date="2026-09-30T13:53:00Z"/>
        </w:trPr>
        <w:tc>
          <w:tcPr>
            <w:tcW w:w="2336" w:type="dxa"/>
          </w:tcPr>
          <w:p w14:paraId="08D68B17" w14:textId="0B34873A" w:rsidR="004F13B5" w:rsidRPr="004F13B5" w:rsidRDefault="004F13B5" w:rsidP="005E5381">
            <w:pPr>
              <w:pStyle w:val="a3"/>
              <w:rPr>
                <w:ins w:id="194" w:author="studentcoll" w:date="2026-09-30T13:53:00Z"/>
                <w:lang w:val="en-US"/>
                <w:rPrChange w:id="195" w:author="studentcoll" w:date="2026-09-30T13:55:00Z">
                  <w:rPr>
                    <w:ins w:id="196" w:author="studentcoll" w:date="2026-09-30T13:53:00Z"/>
                  </w:rPr>
                </w:rPrChange>
              </w:rPr>
            </w:pPr>
            <w:ins w:id="197" w:author="studentcoll" w:date="2026-09-30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29A2A5CF" w14:textId="3E50FA37" w:rsidR="004F13B5" w:rsidRPr="004F13B5" w:rsidRDefault="004F13B5" w:rsidP="005E5381">
            <w:pPr>
              <w:pStyle w:val="a3"/>
              <w:rPr>
                <w:ins w:id="198" w:author="studentcoll" w:date="2026-09-30T13:53:00Z"/>
                <w:lang w:val="en-US"/>
                <w:rPrChange w:id="199" w:author="studentcoll" w:date="2026-09-30T13:55:00Z">
                  <w:rPr>
                    <w:ins w:id="200" w:author="studentcoll" w:date="2026-09-30T13:53:00Z"/>
                  </w:rPr>
                </w:rPrChange>
              </w:rPr>
            </w:pPr>
            <w:ins w:id="201" w:author="studentcoll" w:date="2026-09-30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FBFAF5E" w14:textId="4630E8B5" w:rsidR="004F13B5" w:rsidRPr="0022530E" w:rsidRDefault="00B36522" w:rsidP="005E5381">
            <w:pPr>
              <w:pStyle w:val="a3"/>
              <w:rPr>
                <w:ins w:id="202" w:author="studentcoll" w:date="2026-09-30T13:53:00Z"/>
              </w:rPr>
            </w:pPr>
            <w:ins w:id="203" w:author="studentcoll" w:date="2026-09-30T13:58:00Z">
              <w:r>
                <w:t>1</w:t>
              </w:r>
            </w:ins>
          </w:p>
        </w:tc>
        <w:tc>
          <w:tcPr>
            <w:tcW w:w="2337" w:type="dxa"/>
          </w:tcPr>
          <w:p w14:paraId="57B799B1" w14:textId="6C5B0B94" w:rsidR="004F13B5" w:rsidRPr="0022530E" w:rsidRDefault="00B36522" w:rsidP="005E5381">
            <w:pPr>
              <w:pStyle w:val="a3"/>
              <w:rPr>
                <w:ins w:id="204" w:author="studentcoll" w:date="2026-09-30T13:53:00Z"/>
              </w:rPr>
            </w:pPr>
            <w:ins w:id="205" w:author="studentcoll" w:date="2026-09-30T13:58:00Z">
              <w:r>
                <w:t>0</w:t>
              </w:r>
            </w:ins>
          </w:p>
        </w:tc>
      </w:tr>
      <w:tr w:rsidR="004F13B5" w14:paraId="2E2CD1C1" w14:textId="77777777" w:rsidTr="004F13B5">
        <w:trPr>
          <w:ins w:id="206" w:author="studentcoll" w:date="2026-09-30T13:53:00Z"/>
        </w:trPr>
        <w:tc>
          <w:tcPr>
            <w:tcW w:w="2336" w:type="dxa"/>
          </w:tcPr>
          <w:p w14:paraId="61B98363" w14:textId="793474F0" w:rsidR="004F13B5" w:rsidRPr="004F13B5" w:rsidRDefault="004F13B5" w:rsidP="005E5381">
            <w:pPr>
              <w:pStyle w:val="a3"/>
              <w:rPr>
                <w:ins w:id="207" w:author="studentcoll" w:date="2026-09-30T13:53:00Z"/>
                <w:lang w:val="en-US"/>
                <w:rPrChange w:id="208" w:author="studentcoll" w:date="2026-09-30T13:55:00Z">
                  <w:rPr>
                    <w:ins w:id="209" w:author="studentcoll" w:date="2026-09-30T13:53:00Z"/>
                  </w:rPr>
                </w:rPrChange>
              </w:rPr>
            </w:pPr>
            <w:ins w:id="210" w:author="studentcoll" w:date="2026-09-30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24F25FFB" w14:textId="193917C1" w:rsidR="004F13B5" w:rsidRPr="004F13B5" w:rsidRDefault="004F13B5" w:rsidP="005E5381">
            <w:pPr>
              <w:pStyle w:val="a3"/>
              <w:rPr>
                <w:ins w:id="211" w:author="studentcoll" w:date="2026-09-30T13:53:00Z"/>
                <w:lang w:val="en-US"/>
                <w:rPrChange w:id="212" w:author="studentcoll" w:date="2026-09-30T13:55:00Z">
                  <w:rPr>
                    <w:ins w:id="213" w:author="studentcoll" w:date="2026-09-30T13:53:00Z"/>
                  </w:rPr>
                </w:rPrChange>
              </w:rPr>
            </w:pPr>
            <w:ins w:id="214" w:author="studentcoll" w:date="2026-09-30T13:5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0158F30F" w14:textId="3FFFBBEF" w:rsidR="004F13B5" w:rsidRPr="0022530E" w:rsidRDefault="00B36522" w:rsidP="005E5381">
            <w:pPr>
              <w:pStyle w:val="a3"/>
              <w:rPr>
                <w:ins w:id="215" w:author="studentcoll" w:date="2026-09-30T13:53:00Z"/>
              </w:rPr>
            </w:pPr>
            <w:ins w:id="216" w:author="studentcoll" w:date="2026-09-30T13:58:00Z">
              <w:r>
                <w:t>1</w:t>
              </w:r>
            </w:ins>
          </w:p>
        </w:tc>
        <w:tc>
          <w:tcPr>
            <w:tcW w:w="2337" w:type="dxa"/>
          </w:tcPr>
          <w:p w14:paraId="4C7135E1" w14:textId="2F0E3A2B" w:rsidR="004F13B5" w:rsidRPr="0022530E" w:rsidRDefault="00B36522" w:rsidP="005E5381">
            <w:pPr>
              <w:pStyle w:val="a3"/>
              <w:rPr>
                <w:ins w:id="217" w:author="studentcoll" w:date="2026-09-30T13:53:00Z"/>
              </w:rPr>
            </w:pPr>
            <w:ins w:id="218" w:author="studentcoll" w:date="2026-09-30T13:58:00Z">
              <w:r>
                <w:t>0</w:t>
              </w:r>
            </w:ins>
          </w:p>
        </w:tc>
      </w:tr>
      <w:tr w:rsidR="004F13B5" w14:paraId="15D92F40" w14:textId="77777777" w:rsidTr="004F13B5">
        <w:trPr>
          <w:ins w:id="219" w:author="studentcoll" w:date="2026-09-30T13:53:00Z"/>
        </w:trPr>
        <w:tc>
          <w:tcPr>
            <w:tcW w:w="2336" w:type="dxa"/>
          </w:tcPr>
          <w:p w14:paraId="0877B654" w14:textId="6C771638" w:rsidR="004F13B5" w:rsidRPr="004F13B5" w:rsidRDefault="004F13B5" w:rsidP="005E5381">
            <w:pPr>
              <w:pStyle w:val="a3"/>
              <w:rPr>
                <w:ins w:id="220" w:author="studentcoll" w:date="2026-09-30T13:53:00Z"/>
                <w:lang w:val="en-US"/>
                <w:rPrChange w:id="221" w:author="studentcoll" w:date="2026-09-30T13:55:00Z">
                  <w:rPr>
                    <w:ins w:id="222" w:author="studentcoll" w:date="2026-09-30T13:53:00Z"/>
                  </w:rPr>
                </w:rPrChange>
              </w:rPr>
            </w:pPr>
            <w:ins w:id="223" w:author="studentcoll" w:date="2026-09-30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739A667D" w14:textId="2F9C4613" w:rsidR="004F13B5" w:rsidRPr="004F13B5" w:rsidRDefault="004F13B5" w:rsidP="005E5381">
            <w:pPr>
              <w:pStyle w:val="a3"/>
              <w:rPr>
                <w:ins w:id="224" w:author="studentcoll" w:date="2026-09-30T13:53:00Z"/>
                <w:lang w:val="en-US"/>
                <w:rPrChange w:id="225" w:author="studentcoll" w:date="2026-09-30T13:55:00Z">
                  <w:rPr>
                    <w:ins w:id="226" w:author="studentcoll" w:date="2026-09-30T13:53:00Z"/>
                  </w:rPr>
                </w:rPrChange>
              </w:rPr>
            </w:pPr>
            <w:ins w:id="227" w:author="studentcoll" w:date="2026-09-30T13:5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055ACF89" w14:textId="68ED4031" w:rsidR="004F13B5" w:rsidRPr="0022530E" w:rsidRDefault="00B36522" w:rsidP="005E5381">
            <w:pPr>
              <w:pStyle w:val="a3"/>
              <w:rPr>
                <w:ins w:id="228" w:author="studentcoll" w:date="2026-09-30T13:53:00Z"/>
              </w:rPr>
            </w:pPr>
            <w:ins w:id="229" w:author="studentcoll" w:date="2026-09-30T13:58:00Z">
              <w:r>
                <w:t>0</w:t>
              </w:r>
            </w:ins>
          </w:p>
        </w:tc>
        <w:tc>
          <w:tcPr>
            <w:tcW w:w="2337" w:type="dxa"/>
          </w:tcPr>
          <w:p w14:paraId="07D873A5" w14:textId="07DB828F" w:rsidR="004F13B5" w:rsidRPr="0022530E" w:rsidRDefault="00B36522" w:rsidP="005E5381">
            <w:pPr>
              <w:pStyle w:val="a3"/>
              <w:rPr>
                <w:ins w:id="230" w:author="studentcoll" w:date="2026-09-30T13:53:00Z"/>
              </w:rPr>
            </w:pPr>
            <w:ins w:id="231" w:author="studentcoll" w:date="2026-09-30T13:58:00Z">
              <w:r>
                <w:t>1</w:t>
              </w:r>
            </w:ins>
          </w:p>
        </w:tc>
      </w:tr>
    </w:tbl>
    <w:p w14:paraId="0B14CF2C" w14:textId="7DDFEBA8" w:rsidR="00B36522" w:rsidRDefault="00B36522" w:rsidP="005E5381">
      <w:pPr>
        <w:pStyle w:val="a3"/>
        <w:rPr>
          <w:ins w:id="232" w:author="studentcoll" w:date="2026-09-30T13:59:00Z"/>
        </w:rPr>
      </w:pPr>
      <w:ins w:id="233" w:author="studentcoll" w:date="2026-09-30T14:02:00Z">
        <w:r>
          <w:rPr>
            <w:lang w:val="en-US"/>
          </w:rPr>
          <w:t>S</w:t>
        </w:r>
        <w:r w:rsidRPr="00B36522">
          <w:rPr>
            <w:rPrChange w:id="234" w:author="studentcoll" w:date="2026-09-30T14:04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B36522">
          <w:rPr>
            <w:rPrChange w:id="235" w:author="studentcoll" w:date="2026-09-30T14:0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XOR</w:t>
        </w:r>
        <w:r w:rsidRPr="00B36522">
          <w:rPr>
            <w:rPrChange w:id="236" w:author="studentcoll" w:date="2026-09-30T14:0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</w:ins>
      <w:ins w:id="237" w:author="studentcoll" w:date="2026-09-30T14:03:00Z">
        <w:r w:rsidRPr="0022530E">
          <w:br/>
        </w:r>
        <w:r>
          <w:rPr>
            <w:lang w:val="en-US"/>
          </w:rPr>
          <w:t>P</w:t>
        </w:r>
        <w:r w:rsidRPr="00B36522">
          <w:rPr>
            <w:rPrChange w:id="238" w:author="studentcoll" w:date="2026-09-30T14:04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A</w:t>
        </w:r>
        <w:r w:rsidRPr="00B36522">
          <w:rPr>
            <w:rPrChange w:id="239" w:author="studentcoll" w:date="2026-09-30T14:0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AND</w:t>
        </w:r>
        <w:r w:rsidRPr="00B36522">
          <w:rPr>
            <w:rPrChange w:id="240" w:author="studentcoll" w:date="2026-09-30T14:0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</w:ins>
      <w:r w:rsidR="005E5381" w:rsidRPr="0022530E">
        <w:br/>
        <w:t>---</w:t>
      </w:r>
      <w:r w:rsidR="005E5381" w:rsidRPr="0022530E">
        <w:br/>
      </w:r>
      <w:r w:rsidR="005E5381" w:rsidRPr="0022530E">
        <w:br/>
      </w:r>
      <w:r w:rsidR="005E5381">
        <w:t>Часть</w:t>
      </w:r>
      <w:r w:rsidR="005E5381" w:rsidRPr="0022530E">
        <w:t xml:space="preserve"> </w:t>
      </w:r>
      <w:r w:rsidR="005E5381">
        <w:t>В</w:t>
      </w:r>
      <w:r w:rsidR="005E5381" w:rsidRPr="0022530E">
        <w:t xml:space="preserve">. </w:t>
      </w:r>
      <w:r w:rsidR="005E5381">
        <w:t>Развёрнутые</w:t>
      </w:r>
      <w:r w:rsidR="005E5381" w:rsidRPr="0022530E">
        <w:t xml:space="preserve"> </w:t>
      </w:r>
      <w:r w:rsidR="005E5381">
        <w:t>ответы</w:t>
      </w:r>
      <w:r w:rsidR="005E5381" w:rsidRPr="0022530E">
        <w:br/>
      </w:r>
      <w:r w:rsidR="005E5381" w:rsidRPr="0022530E">
        <w:br/>
      </w:r>
      <w:r w:rsidR="005E5381">
        <w:t>В</w:t>
      </w:r>
      <w:r w:rsidR="005E5381" w:rsidRPr="0022530E">
        <w:t xml:space="preserve">1. </w:t>
      </w:r>
      <w:r w:rsidR="005E5381">
        <w:t>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4FD981A0" w14:textId="7A54D322" w:rsidR="00B36522" w:rsidRDefault="00B36522" w:rsidP="005E5381">
      <w:pPr>
        <w:pStyle w:val="a3"/>
        <w:rPr>
          <w:ins w:id="241" w:author="studentcoll" w:date="2026-09-30T13:59:00Z"/>
        </w:rPr>
      </w:pPr>
      <w:ins w:id="242" w:author="studentcoll" w:date="2026-09-30T13:59:00Z">
        <w:r>
          <w:br/>
          <w:t xml:space="preserve">АЛУ – Арифметически-логическое устройство, которое выполняет все логические и арифметические операции </w:t>
        </w:r>
      </w:ins>
      <w:r w:rsidR="005E5381">
        <w:br/>
      </w:r>
      <w:ins w:id="243" w:author="studentcoll" w:date="2026-09-30T14:00:00Z">
        <w:r>
          <w:t xml:space="preserve">УУ </w:t>
        </w:r>
      </w:ins>
      <w:ins w:id="244" w:author="studentcoll" w:date="2026-09-30T14:04:00Z">
        <w:r>
          <w:t>–</w:t>
        </w:r>
      </w:ins>
      <w:ins w:id="245" w:author="studentcoll" w:date="2026-09-30T14:00:00Z">
        <w:r>
          <w:t xml:space="preserve"> </w:t>
        </w:r>
      </w:ins>
      <w:ins w:id="246" w:author="studentcoll" w:date="2026-09-30T14:04:00Z">
        <w:r>
          <w:t xml:space="preserve">Устройство управления, следит за работой </w:t>
        </w:r>
      </w:ins>
      <w:ins w:id="247" w:author="studentcoll" w:date="2026-09-30T14:05:00Z">
        <w:r>
          <w:t>других программ</w:t>
        </w:r>
        <w:r>
          <w:br/>
          <w:t>Память – Место для хранения данных и программ, ОС</w:t>
        </w:r>
        <w:r>
          <w:br/>
          <w:t xml:space="preserve">Устройства </w:t>
        </w:r>
      </w:ins>
      <w:ins w:id="248" w:author="studentcoll" w:date="2026-09-30T14:06:00Z">
        <w:r>
          <w:t xml:space="preserve">– устройства бывают для ввода и для вывода </w:t>
        </w:r>
        <w:r>
          <w:br/>
          <w:t>ввод – микрофон, клавиатура, камера, мышка</w:t>
        </w:r>
        <w:r>
          <w:br/>
          <w:t>вывод – мон</w:t>
        </w:r>
      </w:ins>
      <w:ins w:id="249" w:author="studentcoll" w:date="2026-09-30T14:10:00Z">
        <w:r w:rsidR="0022530E">
          <w:t>итор</w:t>
        </w:r>
      </w:ins>
      <w:ins w:id="250" w:author="studentcoll" w:date="2026-09-30T14:08:00Z">
        <w:r w:rsidR="0022530E">
          <w:br/>
          <w:t>БЕЗ НИХ мы бы не смогли управлять компьютером и видеть что мы вообще делаем</w:t>
        </w:r>
      </w:ins>
    </w:p>
    <w:p w14:paraId="2072E41D" w14:textId="04664E88" w:rsidR="005E5381" w:rsidRDefault="005E5381" w:rsidP="005E5381">
      <w:pPr>
        <w:pStyle w:val="a3"/>
      </w:pPr>
      <w:r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ins w:id="251" w:author="studentcoll" w:date="2026-09-30T14:13:00Z">
        <w:r w:rsidR="0022530E">
          <w:br/>
          <w:t xml:space="preserve"> </w:t>
        </w:r>
        <w:r w:rsidR="0022530E">
          <w:rPr>
            <w:lang w:val="en-US"/>
          </w:rPr>
          <w:t>MEOW</w:t>
        </w:r>
      </w:ins>
      <w:r>
        <w:br/>
      </w:r>
      <w:r>
        <w:br/>
      </w:r>
      <w:r>
        <w:lastRenderedPageBreak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ins w:id="252" w:author="studentcoll" w:date="2026-09-30T14:13:00Z">
        <w:r w:rsidR="0022530E">
          <w:rPr>
            <w:lang w:val="en-US"/>
          </w:rPr>
          <w:t>MEOW</w:t>
        </w:r>
        <w:r w:rsidR="0022530E">
          <w:rPr>
            <w:lang w:val="en-US"/>
          </w:rPr>
          <w:br/>
          <w:t>WWWW</w:t>
        </w:r>
      </w:ins>
      <w:r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E04E3"/>
    <w:rsid w:val="0022530E"/>
    <w:rsid w:val="002D60B9"/>
    <w:rsid w:val="004F13B5"/>
    <w:rsid w:val="005361B5"/>
    <w:rsid w:val="005E5381"/>
    <w:rsid w:val="00B36522"/>
    <w:rsid w:val="00E95E85"/>
    <w:rsid w:val="00EB3C5B"/>
    <w:rsid w:val="00F8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2D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36522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225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253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89199-1911-406F-8E38-002102F5A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studentcoll</cp:lastModifiedBy>
  <cp:revision>5</cp:revision>
  <dcterms:created xsi:type="dcterms:W3CDTF">2026-09-29T10:25:00Z</dcterms:created>
  <dcterms:modified xsi:type="dcterms:W3CDTF">2026-09-30T11:20:00Z</dcterms:modified>
</cp:coreProperties>
</file>